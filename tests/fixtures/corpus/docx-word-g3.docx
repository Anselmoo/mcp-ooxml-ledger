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23C42" w14:textId="77777777" w:rsidR="00852ABD" w:rsidRDefault="00BA0D46">
      <w:pPr>
        <w:pStyle w:val="Heading1"/>
      </w:pPr>
      <w:r>
        <w:t>Canonical Digest Probe Document</w:t>
      </w:r>
    </w:p>
    <w:p w14:paraId="06FE82A0" w14:textId="77777777" w:rsidR="00852ABD" w:rsidRDefault="00BA0D46">
      <w:r>
        <w:t xml:space="preserve">This is the first ordinary paragraph. It contains </w:t>
      </w:r>
      <w:r>
        <w:rPr>
          <w:b/>
          <w:i/>
        </w:rPr>
        <w:t>a bold and italic run</w:t>
      </w:r>
      <w:r>
        <w:t xml:space="preserve"> right in the middle of the sentence, then continues to the end.</w:t>
      </w:r>
    </w:p>
    <w:p w14:paraId="6CE5F503" w14:textId="77777777" w:rsidR="00852ABD" w:rsidRDefault="00BA0D46">
      <w:r>
        <w:t>Second paragraph, plain, with the word teh deliberately misspelled to provoke proofErr.</w:t>
      </w:r>
    </w:p>
    <w:p w14:paraId="4CF55978" w14:textId="77777777" w:rsidR="00852ABD" w:rsidRDefault="00BA0D46">
      <w:r>
        <w:t xml:space="preserve">A hyperlink follows: </w:t>
      </w:r>
      <w:hyperlink r:id="rId8">
        <w:r>
          <w:t>example.org</w:t>
        </w:r>
      </w:hyperlink>
      <w:r>
        <w:t xml:space="preserve"> and text after the link.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ABD" w14:paraId="2BC18F1B" w14:textId="77777777">
        <w:tc>
          <w:tcPr>
            <w:tcW w:w="2880" w:type="dxa"/>
          </w:tcPr>
          <w:p w14:paraId="7B76214A" w14:textId="77777777" w:rsidR="00852ABD" w:rsidRDefault="00BA0D46">
            <w:r>
              <w:t>Header A</w:t>
            </w:r>
          </w:p>
        </w:tc>
        <w:tc>
          <w:tcPr>
            <w:tcW w:w="2880" w:type="dxa"/>
          </w:tcPr>
          <w:p w14:paraId="7DE805C5" w14:textId="77777777" w:rsidR="00852ABD" w:rsidRDefault="00BA0D46">
            <w:r>
              <w:t>Header B</w:t>
            </w:r>
          </w:p>
        </w:tc>
        <w:tc>
          <w:tcPr>
            <w:tcW w:w="2880" w:type="dxa"/>
          </w:tcPr>
          <w:p w14:paraId="49325A5D" w14:textId="77777777" w:rsidR="00852ABD" w:rsidRDefault="00BA0D46">
            <w:r>
              <w:t>Header C</w:t>
            </w:r>
          </w:p>
        </w:tc>
      </w:tr>
      <w:tr w:rsidR="00852ABD" w14:paraId="31625843" w14:textId="77777777">
        <w:tc>
          <w:tcPr>
            <w:tcW w:w="2880" w:type="dxa"/>
          </w:tcPr>
          <w:p w14:paraId="3B9BD92C" w14:textId="77777777" w:rsidR="00852ABD" w:rsidRDefault="00BA0D46">
            <w:r>
              <w:t>r1c1</w:t>
            </w:r>
          </w:p>
        </w:tc>
        <w:tc>
          <w:tcPr>
            <w:tcW w:w="2880" w:type="dxa"/>
          </w:tcPr>
          <w:p w14:paraId="64E74912" w14:textId="77777777" w:rsidR="00852ABD" w:rsidRDefault="00BA0D46">
            <w:r>
              <w:t>r1c2</w:t>
            </w:r>
          </w:p>
        </w:tc>
        <w:tc>
          <w:tcPr>
            <w:tcW w:w="2880" w:type="dxa"/>
          </w:tcPr>
          <w:p w14:paraId="17EB1A72" w14:textId="77777777" w:rsidR="00852ABD" w:rsidRDefault="00BA0D46">
            <w:r>
              <w:t>r1c3</w:t>
            </w:r>
          </w:p>
        </w:tc>
      </w:tr>
      <w:tr w:rsidR="00852ABD" w14:paraId="4C01E77C" w14:textId="77777777">
        <w:tc>
          <w:tcPr>
            <w:tcW w:w="2880" w:type="dxa"/>
          </w:tcPr>
          <w:p w14:paraId="24E0DBCE" w14:textId="77777777" w:rsidR="00852ABD" w:rsidRDefault="00BA0D46">
            <w:r>
              <w:t>r2c1</w:t>
            </w:r>
          </w:p>
        </w:tc>
        <w:tc>
          <w:tcPr>
            <w:tcW w:w="2880" w:type="dxa"/>
          </w:tcPr>
          <w:p w14:paraId="615D4307" w14:textId="77777777" w:rsidR="00852ABD" w:rsidRDefault="00BA0D46">
            <w:r>
              <w:t>r2c2</w:t>
            </w:r>
          </w:p>
        </w:tc>
        <w:tc>
          <w:tcPr>
            <w:tcW w:w="2880" w:type="dxa"/>
          </w:tcPr>
          <w:p w14:paraId="51E15189" w14:textId="77777777" w:rsidR="00852ABD" w:rsidRDefault="00BA0D46">
            <w:r>
              <w:t>r2c3</w:t>
            </w:r>
          </w:p>
        </w:tc>
      </w:tr>
    </w:tbl>
    <w:p w14:paraId="001A5D69" w14:textId="77777777" w:rsidR="00852ABD" w:rsidRDefault="00BA0D46">
      <w:r>
        <w:t>Paragraph after the table.</w:t>
      </w:r>
    </w:p>
    <w:p w14:paraId="0E7E4510" w14:textId="77777777" w:rsidR="00852ABD" w:rsidRDefault="00BA0D46">
      <w:ins w:id="0" w:author="Probe Author" w:date="2024-01-01T00:00:00Z">
        <w:r>
          <w:t>INSERTED TEXT</w:t>
        </w:r>
      </w:ins>
      <w:del w:id="1" w:author="Probe Author" w:date="2024-01-01T00:00:00Z">
        <w:r>
          <w:delText>DELETED TEXT</w:delText>
        </w:r>
      </w:del>
    </w:p>
    <w:p w14:paraId="1D2C27F8" w14:textId="77777777" w:rsidR="00852ABD" w:rsidRDefault="00BA0D46">
      <w:r>
        <w:t>This sentence has a footnote</w:t>
      </w:r>
      <w:r>
        <w:footnoteReference w:id="1"/>
      </w:r>
      <w:r>
        <w:t xml:space="preserve"> attached to it.</w:t>
      </w:r>
    </w:p>
    <w:sectPr w:rsidR="00852ABD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CBF6D8" w14:textId="77777777" w:rsidR="000515CA" w:rsidRDefault="000515CA">
      <w:pPr>
        <w:spacing w:after="0" w:line="240" w:lineRule="auto"/>
      </w:pPr>
      <w:r>
        <w:separator/>
      </w:r>
    </w:p>
  </w:endnote>
  <w:endnote w:type="continuationSeparator" w:id="0">
    <w:p w14:paraId="20BDDBB6" w14:textId="77777777" w:rsidR="000515CA" w:rsidRDefault="00051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B7C37D" w14:textId="77777777" w:rsidR="000515CA" w:rsidRDefault="000515CA">
      <w:pPr>
        <w:spacing w:after="0" w:line="240" w:lineRule="auto"/>
      </w:pPr>
      <w:r>
        <w:separator/>
      </w:r>
    </w:p>
  </w:footnote>
  <w:footnote w:type="continuationSeparator" w:id="0">
    <w:p w14:paraId="789A4DBB" w14:textId="77777777" w:rsidR="000515CA" w:rsidRDefault="000515CA">
      <w:pPr>
        <w:spacing w:after="0" w:line="240" w:lineRule="auto"/>
      </w:pPr>
      <w:r>
        <w:continuationSeparator/>
      </w:r>
    </w:p>
  </w:footnote>
  <w:footnote w:id="1">
    <w:p w14:paraId="45A39807" w14:textId="77777777" w:rsidR="00852ABD" w:rsidRDefault="00BA0D46">
      <w:r>
        <w:footnoteRef/>
      </w:r>
      <w:r>
        <w:t xml:space="preserve"> This is the footnote body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267ED4" w14:textId="77777777" w:rsidR="00852ABD" w:rsidRDefault="00BA0D46">
    <w:pPr>
      <w:pStyle w:val="Header"/>
    </w:pPr>
    <w:r>
      <w:t>PROBE HEADER TEXT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50702">
    <w:abstractNumId w:val="8"/>
  </w:num>
  <w:num w:numId="2" w16cid:durableId="635842066">
    <w:abstractNumId w:val="6"/>
  </w:num>
  <w:num w:numId="3" w16cid:durableId="1670909429">
    <w:abstractNumId w:val="5"/>
  </w:num>
  <w:num w:numId="4" w16cid:durableId="1871606619">
    <w:abstractNumId w:val="4"/>
  </w:num>
  <w:num w:numId="5" w16cid:durableId="1360547572">
    <w:abstractNumId w:val="7"/>
  </w:num>
  <w:num w:numId="6" w16cid:durableId="1438795919">
    <w:abstractNumId w:val="3"/>
  </w:num>
  <w:num w:numId="7" w16cid:durableId="685138189">
    <w:abstractNumId w:val="2"/>
  </w:num>
  <w:num w:numId="8" w16cid:durableId="1208225469">
    <w:abstractNumId w:val="1"/>
  </w:num>
  <w:num w:numId="9" w16cid:durableId="19896999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CA"/>
    <w:rsid w:val="0006063C"/>
    <w:rsid w:val="0015074B"/>
    <w:rsid w:val="00175F99"/>
    <w:rsid w:val="0029639D"/>
    <w:rsid w:val="003063EA"/>
    <w:rsid w:val="00326F90"/>
    <w:rsid w:val="00845BC5"/>
    <w:rsid w:val="00852ABD"/>
    <w:rsid w:val="009B2BA9"/>
    <w:rsid w:val="00AA1D8D"/>
    <w:rsid w:val="00B47730"/>
    <w:rsid w:val="00BA0D46"/>
    <w:rsid w:val="00BC70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C4CE2"/>
  <w14:defaultImageDpi w14:val="300"/>
  <w15:docId w15:val="{6152CBAB-DBBE-604D-895B-19AAC775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org/canonic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Anselm Hahn</cp:lastModifiedBy>
  <cp:revision>2</cp:revision>
  <dcterms:created xsi:type="dcterms:W3CDTF">2026-08-26T14:04:00Z</dcterms:created>
  <dcterms:modified xsi:type="dcterms:W3CDTF">2026-08-26T14:04:00Z</dcterms:modified>
  <cp:category/>
</cp:coreProperties>
</file>